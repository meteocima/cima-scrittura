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commentRangeStart w:id="0"/>
      <w:r>
        <w:rPr/>
        <w:t xml:space="preserve">FLOODSENSE - Deliverable D3.2</w:t>
      </w:r>
      <w:commentRangeEnd w:id="0"/>
      <w:r>
        <w:rPr>
          <w:rStyle w:val="CommentReference"/>
        </w:rPr>
        <w:commentReference w:id="0"/>
      </w:r>
    </w:p>
    <w:p>
      <w:pPr>
        <w:pStyle w:val="Heading2"/>
        <w:bidi w:val="0"/>
        <w:jc w:val="left"/>
        <w:rPr/>
      </w:pPr>
      <w:r>
        <w:rPr/>
        <w:t>1. Executive summary</w:t>
      </w:r>
    </w:p>
    <w:p>
      <w:pPr>
        <w:pStyle w:val="BodyText"/>
        <w:bidi w:val="0"/>
        <w:jc w:val="left"/>
        <w:rPr/>
      </w:pPr>
      <w:r>
        <w:rPr/>
        <w:t xml:space="preserve">Il presente deliverable descrive le attivita' svolte nell'ambito del WP3. </w:t>
      </w:r>
      <w:commentRangeStart w:id="1"/>
      <w:r>
        <w:rPr/>
        <w:t xml:space="preserve">I risultati ottenuti sono molto positivi e dimostrano l'efficacia dell'approccio proposto.</w:t>
      </w:r>
      <w:commentRangeEnd w:id="1"/>
      <w:r>
        <w:rPr>
          <w:rStyle w:val="CommentReference"/>
        </w:rPr>
        <w:commentReference w:id="1"/>
      </w:r>
      <w:r>
        <w:rPr/>
        <w:t xml:space="preserve"> </w:t>
      </w:r>
      <w:commentRangeStart w:id="2"/>
      <w:r>
        <w:rPr/>
        <w:t xml:space="preserve">Il sistema e' stato validato con successo.</w:t>
      </w:r>
      <w:commentRangeEnd w:id="2"/>
      <w:r>
        <w:rPr>
          <w:rStyle w:val="CommentReference"/>
        </w:rPr>
        <w:commentReference w:id="2"/>
      </w:r>
      <w:ins w:id="101" w:author="Revisione simulata CIMA (PO)" w:date="2026-10-11T00:00:00Z">
        <w:r>
          <w:rPr>
            <w:highlight w:val="yellow"/>
          </w:rPr>
          <w:t xml:space="preserve"> [validazione: metriche, periodo, osservazioni di riferimento, target DoA: da fornire]</w:t>
        </w:r>
      </w:ins>
    </w:p>
    <w:p>
      <w:pPr>
        <w:pStyle w:val="Heading2"/>
        <w:bidi w:val="0"/>
        <w:jc w:val="left"/>
        <w:rPr/>
      </w:pPr>
      <w:r>
        <w:rPr/>
        <w:t>2. Introduction and scope</w:t>
      </w:r>
    </w:p>
    <w:p>
      <w:pPr>
        <w:pStyle w:val="BodyText"/>
        <w:bidi w:val="0"/>
        <w:jc w:val="left"/>
        <w:rPr/>
      </w:pPr>
      <w:commentRangeStart w:id="3"/>
      <w:r>
        <w:rPr/>
        <w:t xml:space="preserve">Il WP3 si occupa della catena modellistica.</w:t>
      </w:r>
      <w:commentRangeEnd w:id="3"/>
      <w:r>
        <w:rPr>
          <w:rStyle w:val="CommentReference"/>
        </w:rPr>
        <w:commentReference w:id="3"/>
      </w:r>
      <w:ins w:id="102" w:author="Revisione simulata CIMA (PO)" w:date="2026-10-11T00:00:00Z">
        <w:r>
          <w:rPr>
            <w:highlight w:val="yellow"/>
          </w:rPr>
          <w:t xml:space="preserve"> [task di riferimento della DoA (T3.x), obiettivo, deliverable collegati: da DoA]</w:t>
        </w:r>
      </w:ins>
      <w:r>
        <w:rPr/>
        <w:t xml:space="preserve"> </w:t>
      </w:r>
      <w:commentRangeStart w:id="4"/>
      <w:r>
        <w:rPr/>
        <w:t xml:space="preserve">Le attivita' sono proseguite secondo quanto pianificato.</w:t>
      </w:r>
      <w:commentRangeEnd w:id="4"/>
      <w:r>
        <w:rPr>
          <w:rStyle w:val="CommentReference"/>
        </w:rPr>
        <w:commentReference w:id="4"/>
      </w:r>
    </w:p>
    <w:p>
      <w:pPr>
        <w:pStyle w:val="Heading2"/>
        <w:bidi w:val="0"/>
        <w:jc w:val="left"/>
        <w:rPr/>
      </w:pPr>
      <w:r>
        <w:rPr/>
        <w:t>3. Methodology</w:t>
      </w:r>
    </w:p>
    <w:p>
      <w:pPr>
        <w:pStyle w:val="BodyText"/>
        <w:bidi w:val="0"/>
        <w:jc w:val="left"/>
        <w:rPr/>
      </w:pPr>
      <w:commentRangeStart w:id="5"/>
      <w:r>
        <w:rPr/>
        <w:t xml:space="preserve">E' stata implementata una catena modellistica che integra dati osservati e previsioni meteorologiche.</w:t>
      </w:r>
      <w:commentRangeEnd w:id="5"/>
      <w:r>
        <w:rPr>
          <w:rStyle w:val="CommentReference"/>
        </w:rPr>
        <w:commentReference w:id="5"/>
      </w:r>
      <w:r>
        <w:rPr/>
        <w:t xml:space="preserve"> </w:t>
      </w:r>
      <w:commentRangeStart w:id="6"/>
      <w:r>
        <w:rPr/>
        <w:t xml:space="preserve">Il modello e' stato tarato su un ampio insieme di eventi storici.</w:t>
      </w:r>
      <w:commentRangeEnd w:id="6"/>
      <w:r>
        <w:rPr>
          <w:rStyle w:val="CommentReference"/>
        </w:rPr>
        <w:commentReference w:id="6"/>
      </w:r>
      <w:ins w:id="103" w:author="Revisione simulata CIMA (PO)" w:date="2026-10-11T00:00:00Z">
        <w:r>
          <w:rPr>
            <w:highlight w:val="yellow"/>
          </w:rPr>
          <w:t xml:space="preserve"> [numero di eventi, periodo, split calibrazione/validazione: da fornire]</w:t>
        </w:r>
      </w:ins>
    </w:p>
    <w:p>
      <w:pPr>
        <w:pStyle w:val="Heading2"/>
        <w:bidi w:val="0"/>
        <w:jc w:val="left"/>
        <w:rPr/>
      </w:pPr>
      <w:r>
        <w:rPr/>
        <w:t>4. Results</w:t>
      </w:r>
    </w:p>
    <w:p>
      <w:pPr>
        <w:pStyle w:val="BodyText"/>
        <w:bidi w:val="0"/>
        <w:jc w:val="left"/>
        <w:rPr/>
      </w:pPr>
      <w:commentRangeStart w:id="7"/>
      <w:r>
        <w:rPr/>
        <w:t xml:space="preserve">Le prestazioni del sistema sono significativamente migliorate rispetto alla configurazione precedente.</w:t>
      </w:r>
      <w:commentRangeEnd w:id="7"/>
      <w:r>
        <w:rPr>
          <w:rStyle w:val="CommentReference"/>
        </w:rPr>
        <w:commentReference w:id="7"/>
      </w:r>
      <w:ins w:id="104" w:author="Revisione simulata CIMA (PO)" w:date="2026-10-11T00:00:00Z">
        <w:r>
          <w:rPr>
            <w:highlight w:val="yellow"/>
          </w:rPr>
          <w:t xml:space="preserve"> [indicatore, baseline, valore misurato, target DoA: da fornire]</w:t>
        </w:r>
      </w:ins>
      <w:r>
        <w:rPr/>
        <w:t xml:space="preserve"> </w:t>
      </w:r>
      <w:commentRangeStart w:id="8"/>
      <w:r>
        <w:rPr/>
        <w:t xml:space="preserve">L'accuratezza delle previsioni risulta elevata e il tempo di anticipo e' adeguato alle esigenze operative.</w:t>
      </w:r>
      <w:commentRangeEnd w:id="8"/>
      <w:r>
        <w:rPr>
          <w:rStyle w:val="CommentReference"/>
        </w:rPr>
        <w:commentReference w:id="8"/>
      </w:r>
      <w:r>
        <w:rPr/>
        <w:t xml:space="preserve"> </w:t>
      </w:r>
      <w:commentRangeStart w:id="9"/>
      <w:r>
        <w:rPr/>
        <w:t xml:space="preserve">Il sistema e' operativo sul bacino pilota.</w:t>
      </w:r>
      <w:commentRangeEnd w:id="9"/>
      <w:r>
        <w:rPr>
          <w:rStyle w:val="CommentReference"/>
        </w:rPr>
        <w:commentReference w:id="9"/>
      </w:r>
      <w:ins w:id="105" w:author="Revisione simulata CIMA (PO)" w:date="2026-10-11T00:00:00Z">
        <w:r>
          <w:rPr>
            <w:highlight w:val="yellow"/>
          </w:rPr>
          <w:t xml:space="preserve"> [nome del bacino, data di entrata in esercizio, utente operativo, means of verification: da fornire]</w:t>
        </w:r>
      </w:ins>
    </w:p>
    <w:p>
      <w:pPr>
        <w:pStyle w:val="Heading2"/>
        <w:bidi w:val="0"/>
        <w:jc w:val="left"/>
        <w:rPr/>
      </w:pPr>
      <w:r>
        <w:rPr/>
        <w:t>5. Deviations from the work plan</w:t>
      </w:r>
    </w:p>
    <w:p>
      <w:pPr>
        <w:pStyle w:val="BodyText"/>
        <w:bidi w:val="0"/>
        <w:jc w:val="left"/>
        <w:rPr/>
      </w:pPr>
      <w:commentRangeStart w:id="10"/>
      <w:r>
        <w:rPr/>
        <w:t xml:space="preserve">Non si segnalano scostamenti significativi.</w:t>
      </w:r>
      <w:commentRangeEnd w:id="10"/>
      <w:r>
        <w:rPr>
          <w:rStyle w:val="CommentReference"/>
        </w:rPr>
        <w:commentReference w:id="10"/>
      </w:r>
      <w:ins w:id="106" w:author="Revisione simulata CIMA (PO)" w:date="2026-10-11T00:00:00Z">
        <w:r>
          <w:rPr>
            <w:highlight w:val="yellow"/>
          </w:rPr>
          <w:t xml:space="preserve"> [mese previsto da DoA: M__; data di consegna effettiva: __; scostamenti minori: da elencare o escludere]</w:t>
        </w:r>
      </w:ins>
    </w:p>
    <w:p>
      <w:pPr>
        <w:pStyle w:val="Heading2"/>
        <w:bidi w:val="0"/>
        <w:jc w:val="left"/>
        <w:rPr/>
      </w:pPr>
      <w:r>
        <w:rPr/>
        <w:t>6. Conclusions and next steps</w:t>
      </w:r>
    </w:p>
    <w:p>
      <w:pPr>
        <w:pStyle w:val="BodyText"/>
        <w:bidi w:val="0"/>
        <w:spacing w:before="0" w:after="283"/>
        <w:jc w:val="left"/>
        <w:rPr/>
      </w:pPr>
      <w:commentRangeStart w:id="11"/>
      <w:r>
        <w:rPr/>
        <w:t xml:space="preserve">Il lavoro svolto conferma la validita' dell'approccio.</w:t>
      </w:r>
      <w:commentRangeEnd w:id="11"/>
      <w:r>
        <w:rPr>
          <w:rStyle w:val="CommentReference"/>
        </w:rPr>
        <w:commentReference w:id="11"/>
      </w:r>
      <w:r>
        <w:rPr/>
        <w:t xml:space="preserve"> </w:t>
      </w:r>
      <w:commentRangeStart w:id="12"/>
      <w:r>
        <w:rPr/>
        <w:t xml:space="preserve">Nel prossimo periodo si proseguira' con le attivita' previste.</w:t>
      </w:r>
      <w:commentRangeEnd w:id="12"/>
      <w:r>
        <w:rPr>
          <w:rStyle w:val="CommentReference"/>
        </w:rPr>
        <w:commentReference w:id="12"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evisione simulata CIMA (PO)" w:date="2026-10-11T08:27:58Z" w:initials="RS">
    <w:p w14:paraId="13F827D9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[A2, A1, bloccante] Manca il frontespizio: titolo del D3.2 come da DoA, WP e task di riferimento, partner lead, type, dissemination level, mese previsto e data di consegna effettiva, versione, autori, revisione interna. Manca anche l'indicazione di programma e grant agreement. Senza questi dati il PO non può collegare il documento alla riga della DoA. Nota di lingua: titoli in inglese, testo in italiano; verificare nel GA la lingua richiesta per i deliverable.</w:t>
      </w:r>
    </w:p>
  </w:comment>
  <w:comment w:id="1" w:author="Revisione simulata CIMA (PO)" w:date="2026-10-11T08:27:58Z" w:initials="RS">
    <w:p w14:paraId="4B911499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[B1, importante] Successo dichiarato senza prova e tono promozionale. L'executive summary deve dire in 3-5 righe che cosa contiene il D3.2, quale risultato misurato e dove si trova la prova (sezione, figura, dataset).</w:t>
      </w:r>
    </w:p>
  </w:comment>
  <w:comment w:id="2" w:author="Revisione simulata CIMA (PO)" w:date="2026-10-11T08:27:58Z" w:initials="RS">
    <w:p w14:paraId="171D83F3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[B1, B2, bloccante] Quale validazione? Servono metriche, periodo, osservazioni di riferimento ed eventi usati. 'Con successo' rispetto a quale target della DoA?</w:t>
      </w:r>
    </w:p>
  </w:comment>
  <w:comment w:id="3" w:author="Revisione simulata CIMA (PO)" w:date="2026-10-11T08:27:58Z" w:initials="RS">
    <w:p w14:paraId="234D390C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[A1, bloccante] Nessun codice di task, obiettivo o milestone. Lo scope deve dire quali task della DoA il D3.2 documenta (T3.x), a quale obiettivo risponde e quali deliverable lo precedono o lo usano.</w:t>
      </w:r>
    </w:p>
  </w:comment>
  <w:comment w:id="4" w:author="Revisione simulata CIMA (PO)" w:date="2026-10-11T08:27:58Z" w:initials="RS">
    <w:p w14:paraId="18F39BC8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[A3, importante] 'Progress as planned' senza prova. Se è così, mostrarlo con lo stato di task e milestone rispetto ai mesi della DoA; altrimenti va in sezione 5.</w:t>
      </w:r>
    </w:p>
  </w:comment>
  <w:comment w:id="5" w:author="Revisione simulata CIMA (PO)" w:date="2026-10-11T08:27:58Z" w:initials="RS">
    <w:p w14:paraId="636B07A4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[B2, bloccante] Metodo non descritto: quali modelli (meteorologico, idrologico, eventuale idraulico), quali dati osservati (pluviometri, idrometri, radar, satellite), quali prodotti di previsione, risoluzione e frequenza di emissione. Un reviewer esterno non può valutare la qualità tecnica.</w:t>
      </w:r>
    </w:p>
  </w:comment>
  <w:comment w:id="6" w:author="Revisione simulata CIMA (PO)" w:date="2026-10-11T08:27:58Z" w:initials="RS">
    <w:p w14:paraId="588FAF4A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[B2, importante] 'Ampio' non è un dato: numero di eventi, periodo, criteri di selezione, separazione tra calibrazione e validazione, funzione obiettivo.</w:t>
      </w:r>
    </w:p>
  </w:comment>
  <w:comment w:id="7" w:author="Revisione simulata CIMA (PO)" w:date="2026-10-11T08:27:58Z" w:initials="RS">
    <w:p w14:paraId="45074C41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[B3, bloccante] KPI senza baseline né valore misurato. 'Significativamente' implica un test statistico: indicarlo o togliere l'avverbio. La 'configurazione precedente' non è definita in nessuna parte del testo.</w:t>
      </w:r>
    </w:p>
  </w:comment>
  <w:comment w:id="8" w:author="Revisione simulata CIMA (PO)" w:date="2026-10-11T08:27:58Z" w:initials="RS">
    <w:p w14:paraId="4B8C1946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[B3, B2, bloccante] 'Elevata' e 'adeguato' senza numeri. Servono le metriche di accuratezza scelte (es. indici di skill sulle portate, POD/FAR sulle soglie), il lead time in ore, e il requisito operativo con la sua fonte (chi l'ha fissato, in quale documento). Mancano incertezze e limiti.</w:t>
      </w:r>
    </w:p>
  </w:comment>
  <w:comment w:id="9" w:author="Revisione simulata CIMA (PO)" w:date="2026-10-11T08:27:59Z" w:initials="RS">
    <w:p w14:paraId="49D67984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[B1, A4, importante] Quale bacino, da quando, chi lo usa (ruolo e ente), con quale means of verification (verbale di consegna, log, link)? Se corrisponde a una milestone della DoA, citarne il codice.</w:t>
      </w:r>
    </w:p>
  </w:comment>
  <w:comment w:id="10" w:author="Revisione simulata CIMA (PO)" w:date="2026-10-11T08:27:59Z" w:initials="RS">
    <w:p w14:paraId="7B5DC364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[A3, importante] 'Significativi' fa pensare che scostamenti minori ci siano: vanno dichiarati tutti, con causa, effetto, azione e nuova data. Indicare almeno mese previsto e data di consegna effettiva del D3.2.</w:t>
      </w:r>
    </w:p>
  </w:comment>
  <w:comment w:id="11" w:author="Revisione simulata CIMA (PO)" w:date="2026-10-11T08:27:59Z" w:initials="RS">
    <w:p w14:paraId="24865404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[B4, B6, B7, importante] Conclusione generica. Mancano: avanzamento verso gli obiettivi della DoA, limiti emersi, rischi aggiornati, uso dei risultati (chi, dove, quando), eventuali dati o software rilasciati e loro accesso (A6).</w:t>
      </w:r>
    </w:p>
  </w:comment>
  <w:comment w:id="12" w:author="Revisione simulata CIMA (PO)" w:date="2026-10-11T08:27:59Z" w:initials="RS">
    <w:p w14:paraId="39878966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[A1, A4, minore] Next steps senza contenuto: quali task, quali deliverable o milestone, con quali mesi.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3F827D9" w15:done="0"/>
  <w15:commentEx w15:paraId="4B911499" w15:done="0"/>
  <w15:commentEx w15:paraId="171D83F3" w15:done="0"/>
  <w15:commentEx w15:paraId="234D390C" w15:done="0"/>
  <w15:commentEx w15:paraId="18F39BC8" w15:done="0"/>
  <w15:commentEx w15:paraId="636B07A4" w15:done="0"/>
  <w15:commentEx w15:paraId="588FAF4A" w15:done="0"/>
  <w15:commentEx w15:paraId="45074C41" w15:done="0"/>
  <w15:commentEx w15:paraId="4B8C1946" w15:done="0"/>
  <w15:commentEx w15:paraId="49D67984" w15:done="0"/>
  <w15:commentEx w15:paraId="7B5DC364" w15:done="0"/>
  <w15:commentEx w15:paraId="24865404" w15:done="0"/>
  <w15:commentEx w15:paraId="3987896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3B15015A" w16cex:dateUtc="2026-10-11T08:27:58Z"/>
  <w16cex:commentExtensible w16cex:durableId="1F995436" w16cex:dateUtc="2026-10-11T08:27:58Z"/>
  <w16cex:commentExtensible w16cex:durableId="111C65F0" w16cex:dateUtc="2026-10-11T08:27:58Z"/>
  <w16cex:commentExtensible w16cex:durableId="16FB9E50" w16cex:dateUtc="2026-10-11T08:27:58Z"/>
  <w16cex:commentExtensible w16cex:durableId="5972D9C1" w16cex:dateUtc="2026-10-11T08:27:58Z"/>
  <w16cex:commentExtensible w16cex:durableId="6670D0B6" w16cex:dateUtc="2026-10-11T08:27:58Z"/>
  <w16cex:commentExtensible w16cex:durableId="01986423" w16cex:dateUtc="2026-10-11T08:27:58Z"/>
  <w16cex:commentExtensible w16cex:durableId="4C5567D1" w16cex:dateUtc="2026-10-11T08:27:58Z"/>
  <w16cex:commentExtensible w16cex:durableId="31D33204" w16cex:dateUtc="2026-10-11T08:27:58Z"/>
  <w16cex:commentExtensible w16cex:durableId="617FEFE6" w16cex:dateUtc="2026-10-11T08:27:59Z"/>
  <w16cex:commentExtensible w16cex:durableId="28021F27" w16cex:dateUtc="2026-10-11T08:27:59Z"/>
  <w16cex:commentExtensible w16cex:durableId="0094F9D7" w16cex:dateUtc="2026-10-11T08:27:59Z"/>
  <w16cex:commentExtensible w16cex:durableId="2167D8D9" w16cex:dateUtc="2026-10-11T08:27:59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3F827D9" w16cid:durableId="3B15015A"/>
  <w16cid:commentId w16cid:paraId="4B911499" w16cid:durableId="1F995436"/>
  <w16cid:commentId w16cid:paraId="171D83F3" w16cid:durableId="111C65F0"/>
  <w16cid:commentId w16cid:paraId="234D390C" w16cid:durableId="16FB9E50"/>
  <w16cid:commentId w16cid:paraId="18F39BC8" w16cid:durableId="5972D9C1"/>
  <w16cid:commentId w16cid:paraId="636B07A4" w16cid:durableId="6670D0B6"/>
  <w16cid:commentId w16cid:paraId="588FAF4A" w16cid:durableId="01986423"/>
  <w16cid:commentId w16cid:paraId="45074C41" w16cid:durableId="4C5567D1"/>
  <w16cid:commentId w16cid:paraId="4B8C1946" w16cid:durableId="31D33204"/>
  <w16cid:commentId w16cid:paraId="49D67984" w16cid:durableId="617FEFE6"/>
  <w16cid:commentId w16cid:paraId="7B5DC364" w16cid:durableId="28021F27"/>
  <w16cid:commentId w16cid:paraId="24865404" w16cid:durableId="0094F9D7"/>
  <w16cid:commentId w16cid:paraId="39878966" w16cid:durableId="2167D8D9"/>
</w16cid:commentsId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sans-serif"/>
    <w:charset w:val="01"/>
    <w:family w:val="auto"/>
    <w:pitch w:val="default"/>
  </w:font>
  <w:font w:name="Noto Sans">
    <w:charset w:val="01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sans-serif" w:hAnsi="Calibri;sans-serif" w:eastAsia="Calibri;sans-serif" w:cs="Calibri;sans-serif"/>
      <w:color w:val="auto"/>
      <w:sz w:val="22"/>
      <w:szCs w:val="22"/>
      <w:lang w:val="it-IT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28"/>
      <w:szCs w:val="2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Relationship Id="rId5" Type="http://schemas.openxmlformats.org/officeDocument/2006/relationships/comments" Target="comments.xml"/><Relationship Id="rId6" Type="http://schemas.microsoft.com/office/2011/relationships/commentsExtended" Target="commentsExtended.xml"/><Relationship Id="rId7" Type="http://schemas.microsoft.com/office/2016/09/relationships/commentsIds" Target="commentsIds.xml"/><Relationship Id="rId8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it-IT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